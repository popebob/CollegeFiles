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0D8" w:rsidRDefault="000050D8" w:rsidP="000813CD">
      <w:pPr>
        <w:pStyle w:val="Heading1"/>
        <w:spacing w:before="240"/>
      </w:pPr>
      <w:bookmarkStart w:id="0" w:name="_Toc164743525"/>
      <w:bookmarkStart w:id="1" w:name="TypesOfWebSites"/>
      <w:r>
        <w:t>Types of Web Sites</w:t>
      </w:r>
      <w:bookmarkEnd w:id="0"/>
    </w:p>
    <w:bookmarkEnd w:id="1"/>
    <w:p w:rsidR="000050D8" w:rsidRDefault="000050D8" w:rsidP="007115E8">
      <w:r>
        <w:t xml:space="preserve">The twelve types of Web sites are </w:t>
      </w:r>
      <w:r w:rsidRPr="00772ED4">
        <w:t>portal</w:t>
      </w:r>
      <w:r>
        <w:t>, news, informational, business/marketing, personal, educational, entertainment, advocacy, blog, wiki, online social network, and content aggregator. Many Web sites fall in more than one of these categories.</w:t>
      </w:r>
    </w:p>
    <w:p w:rsidR="000050D8" w:rsidRDefault="000050D8" w:rsidP="007115E8">
      <w:r>
        <w:t xml:space="preserve">This issue </w:t>
      </w:r>
      <w:r w:rsidR="00D5623F">
        <w:t xml:space="preserve">of the </w:t>
      </w:r>
      <w:r w:rsidR="00D5623F" w:rsidRPr="00D5623F">
        <w:rPr>
          <w:i/>
        </w:rPr>
        <w:t>Internet Post</w:t>
      </w:r>
      <w:r w:rsidR="00D5623F" w:rsidRPr="008467F4">
        <w:rPr>
          <w:i/>
        </w:rPr>
        <w:t xml:space="preserve"> </w:t>
      </w:r>
      <w:r w:rsidRPr="00D5623F">
        <w:t>discusses</w:t>
      </w:r>
      <w:r>
        <w:t xml:space="preserve"> the first five types of Web sites; </w:t>
      </w:r>
      <w:r w:rsidR="00D5623F">
        <w:t>upcoming</w:t>
      </w:r>
      <w:r>
        <w:t xml:space="preserve"> issue</w:t>
      </w:r>
      <w:r w:rsidR="00D5623F">
        <w:t>s</w:t>
      </w:r>
      <w:r>
        <w:t xml:space="preserve"> </w:t>
      </w:r>
      <w:r w:rsidR="00793152">
        <w:t xml:space="preserve">will </w:t>
      </w:r>
      <w:r>
        <w:t>discuss the remaining types.</w:t>
      </w:r>
    </w:p>
    <w:p w:rsidR="000050D8" w:rsidRDefault="000050D8" w:rsidP="00FE6C90">
      <w:pPr>
        <w:pStyle w:val="Heading2"/>
      </w:pPr>
      <w:bookmarkStart w:id="2" w:name="_Portal"/>
      <w:bookmarkStart w:id="3" w:name="_Toc164743526"/>
      <w:bookmarkEnd w:id="2"/>
      <w:r w:rsidRPr="00126C2F">
        <w:t>Portal</w:t>
      </w:r>
      <w:bookmarkEnd w:id="3"/>
    </w:p>
    <w:p w:rsidR="000050D8" w:rsidRDefault="000050D8" w:rsidP="007115E8">
      <w:r>
        <w:t>A portal</w:t>
      </w:r>
      <w:r w:rsidR="001D7B5C">
        <w:fldChar w:fldCharType="begin"/>
      </w:r>
      <w:r>
        <w:instrText xml:space="preserve"> XE "</w:instrText>
      </w:r>
      <w:r w:rsidRPr="00392C96">
        <w:instrText>portal</w:instrText>
      </w:r>
      <w:r>
        <w:instrText xml:space="preserve">" </w:instrText>
      </w:r>
      <w:r w:rsidR="001D7B5C">
        <w:fldChar w:fldCharType="end"/>
      </w:r>
      <w:r>
        <w:t xml:space="preserve"> is a Web site that offers a variety of Internet services from a convenient, single location (</w:t>
      </w:r>
      <w:r w:rsidR="001D7B5C">
        <w:fldChar w:fldCharType="begin"/>
      </w:r>
      <w:r>
        <w:instrText xml:space="preserve"> REF _Ref164654779 \h </w:instrText>
      </w:r>
      <w:r w:rsidR="001D7B5C">
        <w:fldChar w:fldCharType="separate"/>
      </w:r>
      <w:r w:rsidR="002C2B87">
        <w:t xml:space="preserve">Figure </w:t>
      </w:r>
      <w:r w:rsidR="002C2B87">
        <w:rPr>
          <w:noProof/>
        </w:rPr>
        <w:t>1</w:t>
      </w:r>
      <w:r w:rsidR="001D7B5C">
        <w:fldChar w:fldCharType="end"/>
      </w:r>
      <w:r>
        <w:t>). A wireless portal</w:t>
      </w:r>
      <w:r w:rsidR="001D7B5C">
        <w:fldChar w:fldCharType="begin"/>
      </w:r>
      <w:r>
        <w:instrText xml:space="preserve"> XE "</w:instrText>
      </w:r>
      <w:r w:rsidRPr="00392C96">
        <w:instrText>wireless portal</w:instrText>
      </w:r>
      <w:r>
        <w:instrText xml:space="preserve">" </w:instrText>
      </w:r>
      <w:r w:rsidR="001D7B5C">
        <w:fldChar w:fldCharType="end"/>
      </w:r>
      <w:r>
        <w:t xml:space="preserve"> is a portal designed for Internet-enabled mobile devices.</w:t>
      </w:r>
    </w:p>
    <w:p w:rsidR="000050D8" w:rsidRDefault="000050D8" w:rsidP="007115E8">
      <w:pPr>
        <w:rPr>
          <w:noProof/>
        </w:rPr>
      </w:pPr>
      <w:r>
        <w:t>Portals usually offer the following services at no cost: search engine and/or subject directory; news; sports and weather; Web publishing; reference tools such as yellow pages, stock quotes, and maps; shopping; and e-mail and other forms of online communications. Many portals have online communities. An online community</w:t>
      </w:r>
      <w:r w:rsidR="001D7B5C">
        <w:fldChar w:fldCharType="begin"/>
      </w:r>
      <w:r>
        <w:instrText xml:space="preserve"> XE "</w:instrText>
      </w:r>
      <w:r w:rsidRPr="00392C96">
        <w:instrText>online community</w:instrText>
      </w:r>
      <w:r>
        <w:instrText xml:space="preserve">" </w:instrText>
      </w:r>
      <w:r w:rsidR="001D7B5C">
        <w:fldChar w:fldCharType="end"/>
      </w:r>
      <w:r>
        <w:t xml:space="preserve"> is a Web site that joins a specific group of people with similar interests or relationships. These communities may offer online photo albums, chat rooms, and other services to facilitate communications among members. Popular portals include AltaVista, AOL, Excite, GO.com, </w:t>
      </w:r>
      <w:proofErr w:type="spellStart"/>
      <w:r>
        <w:t>LookSmart</w:t>
      </w:r>
      <w:proofErr w:type="spellEnd"/>
      <w:r>
        <w:t xml:space="preserve">, Lycos, MSN, </w:t>
      </w:r>
      <w:proofErr w:type="spellStart"/>
      <w:r>
        <w:t>NBCi</w:t>
      </w:r>
      <w:proofErr w:type="spellEnd"/>
      <w:r>
        <w:t>, Netscape, and Yahoo</w:t>
      </w:r>
      <w:proofErr w:type="gramStart"/>
      <w:r>
        <w:t>!.</w:t>
      </w:r>
      <w:proofErr w:type="gramEnd"/>
    </w:p>
    <w:p w:rsidR="000050D8" w:rsidRDefault="000050D8" w:rsidP="005072C3">
      <w:pPr>
        <w:jc w:val="center"/>
        <w:rPr>
          <w:noProof/>
        </w:rPr>
      </w:pPr>
      <w:r>
        <w:rPr>
          <w:noProof/>
        </w:rPr>
        <w:drawing>
          <wp:inline distT="0" distB="0" distL="0" distR="0">
            <wp:extent cx="3901440" cy="2926080"/>
            <wp:effectExtent l="76200" t="38100" r="60960" b="26670"/>
            <wp:docPr id="3" name="Picture 0" descr="Types of Web Sites - Port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ortal.tif"/>
                    <pic:cNvPicPr/>
                  </pic:nvPicPr>
                  <pic:blipFill>
                    <a:blip r:embed="rId9"/>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072C3">
      <w:pPr>
        <w:pStyle w:val="Caption"/>
        <w:jc w:val="center"/>
      </w:pPr>
      <w:bookmarkStart w:id="4" w:name="_Ref164654779"/>
      <w:bookmarkStart w:id="5" w:name="_Toc164742543"/>
      <w:r>
        <w:t xml:space="preserve">Figure </w:t>
      </w:r>
      <w:fldSimple w:instr=" SEQ Figure \* ARABIC ">
        <w:r w:rsidR="002C2B87">
          <w:rPr>
            <w:noProof/>
          </w:rPr>
          <w:t>1</w:t>
        </w:r>
      </w:fldSimple>
      <w:bookmarkEnd w:id="4"/>
      <w:r>
        <w:t>: Portal Web Site</w:t>
      </w:r>
      <w:bookmarkEnd w:id="5"/>
    </w:p>
    <w:p w:rsidR="001D7B5C" w:rsidRDefault="000050D8" w:rsidP="001D7B5C">
      <w:pPr>
        <w:pStyle w:val="Heading2"/>
        <w:pPrChange w:id="6" w:author="R. Smith" w:date="2007-04-27T17:04:00Z">
          <w:pPr>
            <w:pStyle w:val="Heading1"/>
          </w:pPr>
        </w:pPrChange>
      </w:pPr>
      <w:bookmarkStart w:id="7" w:name="_Toc164743527"/>
      <w:r w:rsidRPr="00CA2C56">
        <w:lastRenderedPageBreak/>
        <w:t>News</w:t>
      </w:r>
      <w:bookmarkEnd w:id="7"/>
    </w:p>
    <w:p w:rsidR="000050D8" w:rsidRDefault="000050D8" w:rsidP="007115E8">
      <w:pPr>
        <w:rPr>
          <w:noProof/>
        </w:rPr>
      </w:pPr>
      <w:r>
        <w:t>A news Web site</w:t>
      </w:r>
      <w:r w:rsidR="005A345E">
        <w:t xml:space="preserve"> </w:t>
      </w:r>
      <w:r>
        <w:t xml:space="preserve">contains newsworthy material including stories and articles that relate to events, life, money, sports, and the weather. Many magazines and newspapers </w:t>
      </w:r>
      <w:r w:rsidR="001B15ED">
        <w:t>have</w:t>
      </w:r>
      <w:r>
        <w:t xml:space="preserve"> Web sites that provide summaries of printed articles, as well as articles not included in the printed versions. Newspapers and television and radio stations are some of the media that </w:t>
      </w:r>
      <w:del w:id="8" w:author="R. Smith" w:date="2007-04-27T17:02:00Z">
        <w:r w:rsidR="00285256" w:rsidDel="006122A4">
          <w:delText>update</w:delText>
        </w:r>
      </w:del>
      <w:ins w:id="9" w:author="R. Smith" w:date="2007-04-27T17:02:00Z">
        <w:r w:rsidR="006122A4">
          <w:t>maintain</w:t>
        </w:r>
      </w:ins>
      <w:r w:rsidR="006122A4">
        <w:t xml:space="preserve"> </w:t>
      </w:r>
      <w:r>
        <w:t>news Web sites.</w:t>
      </w:r>
    </w:p>
    <w:p w:rsidR="000050D8" w:rsidRDefault="000050D8" w:rsidP="005072C3">
      <w:pPr>
        <w:keepNext/>
        <w:jc w:val="center"/>
      </w:pPr>
      <w:r>
        <w:rPr>
          <w:noProof/>
        </w:rPr>
        <w:drawing>
          <wp:inline distT="0" distB="0" distL="0" distR="0">
            <wp:extent cx="3901440" cy="2926080"/>
            <wp:effectExtent l="76200" t="38100" r="60960" b="26670"/>
            <wp:docPr id="4" name="Picture 1" descr="Types of Web Sites - New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News.tif"/>
                    <pic:cNvPicPr/>
                  </pic:nvPicPr>
                  <pic:blipFill>
                    <a:blip r:embed="rId10"/>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FE6C90">
      <w:pPr>
        <w:pStyle w:val="Heading2"/>
      </w:pPr>
      <w:bookmarkStart w:id="10" w:name="_Toc164743528"/>
      <w:r>
        <w:t>Informational</w:t>
      </w:r>
      <w:bookmarkEnd w:id="10"/>
    </w:p>
    <w:p w:rsidR="000050D8" w:rsidRDefault="000050D8" w:rsidP="007115E8">
      <w:r>
        <w:t>An informational Web site</w:t>
      </w:r>
      <w:r w:rsidR="001D7B5C">
        <w:fldChar w:fldCharType="begin"/>
      </w:r>
      <w:r>
        <w:instrText xml:space="preserve"> XE "</w:instrText>
      </w:r>
      <w:r w:rsidRPr="00392C96">
        <w:instrText>informational Web site</w:instrText>
      </w:r>
      <w:r>
        <w:instrText xml:space="preserve">" </w:instrText>
      </w:r>
      <w:r w:rsidR="001D7B5C">
        <w:fldChar w:fldCharType="end"/>
      </w:r>
      <w:r>
        <w:t xml:space="preserve"> contains factual information (</w:t>
      </w:r>
      <w:r w:rsidR="001D7B5C">
        <w:fldChar w:fldCharType="begin"/>
      </w:r>
      <w:r>
        <w:instrText xml:space="preserve"> REF _Ref164654817 \h </w:instrText>
      </w:r>
      <w:r w:rsidR="001D7B5C">
        <w:fldChar w:fldCharType="separate"/>
      </w:r>
      <w:r w:rsidR="002C2B87">
        <w:t xml:space="preserve">Figure </w:t>
      </w:r>
      <w:r w:rsidR="002C2B87">
        <w:rPr>
          <w:noProof/>
        </w:rPr>
        <w:t>2</w:t>
      </w:r>
      <w:r w:rsidR="001D7B5C">
        <w:fldChar w:fldCharType="end"/>
      </w:r>
      <w:r>
        <w:t>). Many United States government agencies have informational Web sites providing information such as census data, tax codes, and the congressional budget. Other organizations provide information such as public transportation schedules and published research findings.</w:t>
      </w:r>
    </w:p>
    <w:p w:rsidR="000050D8" w:rsidRDefault="000050D8" w:rsidP="00A5057A">
      <w:pPr>
        <w:keepNext/>
        <w:jc w:val="center"/>
      </w:pPr>
    </w:p>
    <w:p w:rsidR="000050D8" w:rsidRDefault="000050D8" w:rsidP="00A5057A">
      <w:pPr>
        <w:keepNext/>
        <w:jc w:val="center"/>
      </w:pPr>
      <w:r>
        <w:rPr>
          <w:noProof/>
        </w:rPr>
        <w:drawing>
          <wp:inline distT="0" distB="0" distL="0" distR="0">
            <wp:extent cx="3901440" cy="2926080"/>
            <wp:effectExtent l="76200" t="38100" r="41910" b="26670"/>
            <wp:docPr id="5" name="Picture 2" descr="Types of Web Sites - Informati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Informational.tif"/>
                    <pic:cNvPicPr/>
                  </pic:nvPicPr>
                  <pic:blipFill>
                    <a:blip r:embed="rId11"/>
                    <a:stretch>
                      <a:fillRect/>
                    </a:stretch>
                  </pic:blipFill>
                  <pic:spPr>
                    <a:xfrm>
                      <a:off x="0" y="0"/>
                      <a:ext cx="3902754" cy="2932386"/>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11" w:name="_Ref164654817"/>
      <w:bookmarkStart w:id="12" w:name="_Toc164742545"/>
      <w:r>
        <w:t xml:space="preserve">Figure </w:t>
      </w:r>
      <w:fldSimple w:instr=" SEQ Figure \* ARABIC ">
        <w:r w:rsidR="002C2B87">
          <w:rPr>
            <w:noProof/>
          </w:rPr>
          <w:t>2</w:t>
        </w:r>
      </w:fldSimple>
      <w:bookmarkEnd w:id="11"/>
      <w:r>
        <w:t>: Informational Web Site</w:t>
      </w:r>
      <w:bookmarkEnd w:id="12"/>
    </w:p>
    <w:p w:rsidR="000050D8" w:rsidRDefault="000050D8" w:rsidP="00FE6C90">
      <w:pPr>
        <w:pStyle w:val="Heading2"/>
      </w:pPr>
      <w:bookmarkStart w:id="13" w:name="_Toc164743529"/>
      <w:r w:rsidRPr="006E15AD">
        <w:t>Business/</w:t>
      </w:r>
      <w:r w:rsidRPr="00FE6C90">
        <w:t>Marketing</w:t>
      </w:r>
      <w:bookmarkEnd w:id="13"/>
    </w:p>
    <w:p w:rsidR="000050D8" w:rsidRDefault="000050D8" w:rsidP="007115E8">
      <w:r>
        <w:t>A business/marketing Web site</w:t>
      </w:r>
      <w:r w:rsidR="001D7B5C">
        <w:fldChar w:fldCharType="begin"/>
      </w:r>
      <w:r>
        <w:instrText xml:space="preserve"> XE "</w:instrText>
      </w:r>
      <w:r w:rsidRPr="00392C96">
        <w:instrText>business/marketing Web site</w:instrText>
      </w:r>
      <w:r>
        <w:instrText xml:space="preserve">" </w:instrText>
      </w:r>
      <w:r w:rsidR="001D7B5C">
        <w:fldChar w:fldCharType="end"/>
      </w:r>
      <w:r>
        <w:t xml:space="preserve"> contains content that promotes or sells products or services (</w:t>
      </w:r>
      <w:r w:rsidR="001D7B5C">
        <w:fldChar w:fldCharType="begin"/>
      </w:r>
      <w:r>
        <w:instrText xml:space="preserve"> REF _Ref164654827 \h </w:instrText>
      </w:r>
      <w:r w:rsidR="001D7B5C">
        <w:fldChar w:fldCharType="separate"/>
      </w:r>
      <w:r w:rsidR="002C2B87">
        <w:t xml:space="preserve">Figure </w:t>
      </w:r>
      <w:r w:rsidR="002C2B87">
        <w:rPr>
          <w:noProof/>
        </w:rPr>
        <w:t>3</w:t>
      </w:r>
      <w:r w:rsidR="001D7B5C">
        <w:fldChar w:fldCharType="end"/>
      </w:r>
      <w:r>
        <w:t>). Nearly every business has a business/marketing Web site. Allstate Insurance Company, Dell Inc., General Motors Corporation, Kraft Foods Inc., Peapod LLC, and Walt Disney Company all have business/marketing Web sites. Many of these companies allow you to purchase their products or services online.</w:t>
      </w:r>
    </w:p>
    <w:p w:rsidR="000050D8" w:rsidRDefault="000050D8" w:rsidP="0059118B">
      <w:pPr>
        <w:keepNext/>
        <w:jc w:val="center"/>
      </w:pPr>
      <w:r>
        <w:rPr>
          <w:noProof/>
        </w:rPr>
        <w:lastRenderedPageBreak/>
        <w:drawing>
          <wp:inline distT="0" distB="0" distL="0" distR="0">
            <wp:extent cx="3901440" cy="2926080"/>
            <wp:effectExtent l="76200" t="38100" r="60960" b="26670"/>
            <wp:docPr id="6" name="Picture 5" descr="Types of Web Sites - Business-Market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Business-Marketing.tif"/>
                    <pic:cNvPicPr/>
                  </pic:nvPicPr>
                  <pic:blipFill>
                    <a:blip r:embed="rId12"/>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59118B">
      <w:pPr>
        <w:pStyle w:val="Caption"/>
        <w:jc w:val="center"/>
      </w:pPr>
      <w:bookmarkStart w:id="14" w:name="_Ref164654827"/>
      <w:bookmarkStart w:id="15" w:name="_Toc164742546"/>
      <w:r>
        <w:t xml:space="preserve">Figure </w:t>
      </w:r>
      <w:fldSimple w:instr=" SEQ Figure \* ARABIC ">
        <w:r w:rsidR="002C2B87">
          <w:rPr>
            <w:noProof/>
          </w:rPr>
          <w:t>3</w:t>
        </w:r>
      </w:fldSimple>
      <w:bookmarkEnd w:id="14"/>
      <w:r>
        <w:t>: Business/Marketing Web Site</w:t>
      </w:r>
      <w:bookmarkEnd w:id="15"/>
    </w:p>
    <w:p w:rsidR="000050D8" w:rsidRDefault="000050D8" w:rsidP="00FE6C90">
      <w:pPr>
        <w:pStyle w:val="Heading2"/>
      </w:pPr>
      <w:bookmarkStart w:id="16" w:name="_Toc164743530"/>
      <w:r w:rsidRPr="00FE6C90">
        <w:t>Personal</w:t>
      </w:r>
      <w:bookmarkEnd w:id="16"/>
    </w:p>
    <w:p w:rsidR="000050D8" w:rsidRDefault="000050D8" w:rsidP="007115E8">
      <w:r>
        <w:t>A private individual or family not usually associated with any organization may maintain a personal Web site</w:t>
      </w:r>
      <w:r w:rsidR="001D7B5C">
        <w:fldChar w:fldCharType="begin"/>
      </w:r>
      <w:r>
        <w:instrText xml:space="preserve"> XE "</w:instrText>
      </w:r>
      <w:r w:rsidRPr="00392C96">
        <w:instrText>personal Web site</w:instrText>
      </w:r>
      <w:r>
        <w:instrText xml:space="preserve">" </w:instrText>
      </w:r>
      <w:r w:rsidR="001D7B5C">
        <w:fldChar w:fldCharType="end"/>
      </w:r>
      <w:r>
        <w:t xml:space="preserve"> or just a single Web page (</w:t>
      </w:r>
      <w:r w:rsidR="001D7B5C">
        <w:fldChar w:fldCharType="begin"/>
      </w:r>
      <w:r>
        <w:instrText xml:space="preserve"> REF _Ref164654843 \h </w:instrText>
      </w:r>
      <w:r w:rsidR="001D7B5C">
        <w:fldChar w:fldCharType="separate"/>
      </w:r>
      <w:r w:rsidR="002C2B87">
        <w:t xml:space="preserve">Figure </w:t>
      </w:r>
      <w:r w:rsidR="002C2B87">
        <w:rPr>
          <w:noProof/>
        </w:rPr>
        <w:t>4</w:t>
      </w:r>
      <w:r w:rsidR="001D7B5C">
        <w:fldChar w:fldCharType="end"/>
      </w:r>
      <w:r>
        <w:t>). People publish personal Web pages for a variety of reasons. Some are job hunting. Others simply want to share life experiences with the world.</w:t>
      </w:r>
    </w:p>
    <w:p w:rsidR="000050D8" w:rsidRDefault="000050D8" w:rsidP="0059118B">
      <w:pPr>
        <w:keepNext/>
        <w:jc w:val="center"/>
      </w:pPr>
      <w:r>
        <w:rPr>
          <w:noProof/>
        </w:rPr>
        <w:drawing>
          <wp:inline distT="0" distB="0" distL="0" distR="0">
            <wp:extent cx="3901440" cy="2926080"/>
            <wp:effectExtent l="76200" t="38100" r="60960" b="26670"/>
            <wp:docPr id="10" name="Picture 4" descr="Types of Web Sites - Perso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 of Web Sites - Personal.tif"/>
                    <pic:cNvPicPr/>
                  </pic:nvPicPr>
                  <pic:blipFill>
                    <a:blip r:embed="rId13" cstate="print"/>
                    <a:stretch>
                      <a:fillRect/>
                    </a:stretch>
                  </pic:blipFill>
                  <pic:spPr>
                    <a:xfrm>
                      <a:off x="0" y="0"/>
                      <a:ext cx="3901440" cy="2926080"/>
                    </a:xfrm>
                    <a:prstGeom prst="rect">
                      <a:avLst/>
                    </a:prstGeom>
                    <a:ln>
                      <a:noFill/>
                    </a:ln>
                    <a:effectLst>
                      <a:glow rad="63500">
                        <a:schemeClr val="accent3">
                          <a:satMod val="175000"/>
                          <a:alpha val="40000"/>
                        </a:schemeClr>
                      </a:glow>
                    </a:effectLst>
                  </pic:spPr>
                </pic:pic>
              </a:graphicData>
            </a:graphic>
          </wp:inline>
        </w:drawing>
      </w:r>
    </w:p>
    <w:p w:rsidR="000050D8" w:rsidRDefault="000050D8" w:rsidP="0035682C">
      <w:pPr>
        <w:pStyle w:val="Caption"/>
        <w:jc w:val="center"/>
      </w:pPr>
      <w:bookmarkStart w:id="17" w:name="_Ref164654843"/>
      <w:bookmarkStart w:id="18" w:name="_Toc164742547"/>
      <w:r>
        <w:t xml:space="preserve">Figure </w:t>
      </w:r>
      <w:fldSimple w:instr=" SEQ Figure \* ARABIC ">
        <w:r w:rsidR="002C2B87">
          <w:rPr>
            <w:noProof/>
          </w:rPr>
          <w:t>4</w:t>
        </w:r>
      </w:fldSimple>
      <w:bookmarkEnd w:id="17"/>
      <w:r>
        <w:t>: Personal Web Site</w:t>
      </w:r>
      <w:bookmarkEnd w:id="18"/>
    </w:p>
    <w:sectPr w:rsidR="000050D8" w:rsidSect="009F6BA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0F5A" w:rsidRDefault="00A20F5A" w:rsidP="00A5057A">
      <w:pPr>
        <w:spacing w:after="0" w:line="240" w:lineRule="auto"/>
      </w:pPr>
      <w:r>
        <w:separator/>
      </w:r>
    </w:p>
  </w:endnote>
  <w:endnote w:type="continuationSeparator" w:id="1">
    <w:p w:rsidR="00A20F5A" w:rsidRDefault="00A20F5A" w:rsidP="00A505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F5A" w:rsidRDefault="00A20F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0F5A" w:rsidRDefault="00A20F5A" w:rsidP="00A5057A">
      <w:pPr>
        <w:spacing w:after="0" w:line="240" w:lineRule="auto"/>
      </w:pPr>
      <w:r>
        <w:separator/>
      </w:r>
    </w:p>
  </w:footnote>
  <w:footnote w:type="continuationSeparator" w:id="1">
    <w:p w:rsidR="00A20F5A" w:rsidRDefault="00A20F5A" w:rsidP="00A505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0F5A" w:rsidRDefault="00A20F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252635"/>
    <w:multiLevelType w:val="hybridMultilevel"/>
    <w:tmpl w:val="73BC5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7115E8"/>
    <w:rsid w:val="000050D8"/>
    <w:rsid w:val="00044511"/>
    <w:rsid w:val="000813CD"/>
    <w:rsid w:val="00094927"/>
    <w:rsid w:val="000F07DC"/>
    <w:rsid w:val="000F2A10"/>
    <w:rsid w:val="00107834"/>
    <w:rsid w:val="00126C2F"/>
    <w:rsid w:val="00135711"/>
    <w:rsid w:val="00156E55"/>
    <w:rsid w:val="00165E1F"/>
    <w:rsid w:val="001B15ED"/>
    <w:rsid w:val="001C1139"/>
    <w:rsid w:val="001C61B8"/>
    <w:rsid w:val="001D67A4"/>
    <w:rsid w:val="001D7B5C"/>
    <w:rsid w:val="00220B34"/>
    <w:rsid w:val="00253A77"/>
    <w:rsid w:val="00275058"/>
    <w:rsid w:val="00285256"/>
    <w:rsid w:val="00297E3D"/>
    <w:rsid w:val="002A5856"/>
    <w:rsid w:val="002B7FA7"/>
    <w:rsid w:val="002C2B87"/>
    <w:rsid w:val="00303FA5"/>
    <w:rsid w:val="0032528B"/>
    <w:rsid w:val="003325E2"/>
    <w:rsid w:val="003347CF"/>
    <w:rsid w:val="0035682C"/>
    <w:rsid w:val="00380F11"/>
    <w:rsid w:val="00382ECB"/>
    <w:rsid w:val="003D1795"/>
    <w:rsid w:val="003E19D4"/>
    <w:rsid w:val="00405798"/>
    <w:rsid w:val="00420175"/>
    <w:rsid w:val="004531B4"/>
    <w:rsid w:val="00460CEF"/>
    <w:rsid w:val="00461FD6"/>
    <w:rsid w:val="00476CF5"/>
    <w:rsid w:val="00476CF7"/>
    <w:rsid w:val="004950C3"/>
    <w:rsid w:val="004D58C6"/>
    <w:rsid w:val="00501D8E"/>
    <w:rsid w:val="005072C3"/>
    <w:rsid w:val="00527FA0"/>
    <w:rsid w:val="00555BFC"/>
    <w:rsid w:val="005569D5"/>
    <w:rsid w:val="00567447"/>
    <w:rsid w:val="0059118B"/>
    <w:rsid w:val="00594FF4"/>
    <w:rsid w:val="005A0A73"/>
    <w:rsid w:val="005A345E"/>
    <w:rsid w:val="00611471"/>
    <w:rsid w:val="006122A4"/>
    <w:rsid w:val="00613C87"/>
    <w:rsid w:val="00684185"/>
    <w:rsid w:val="006E13FE"/>
    <w:rsid w:val="006E15AD"/>
    <w:rsid w:val="007115E8"/>
    <w:rsid w:val="007624E0"/>
    <w:rsid w:val="00766C0C"/>
    <w:rsid w:val="007823D8"/>
    <w:rsid w:val="00793152"/>
    <w:rsid w:val="0079613B"/>
    <w:rsid w:val="007C1CF1"/>
    <w:rsid w:val="007D745D"/>
    <w:rsid w:val="00817751"/>
    <w:rsid w:val="008467F4"/>
    <w:rsid w:val="008C5D2E"/>
    <w:rsid w:val="008E1CAE"/>
    <w:rsid w:val="00972A6C"/>
    <w:rsid w:val="00995709"/>
    <w:rsid w:val="009B1F5D"/>
    <w:rsid w:val="009D58CE"/>
    <w:rsid w:val="009F6BAF"/>
    <w:rsid w:val="00A20F5A"/>
    <w:rsid w:val="00A27528"/>
    <w:rsid w:val="00A32A9C"/>
    <w:rsid w:val="00A5057A"/>
    <w:rsid w:val="00A53D86"/>
    <w:rsid w:val="00A9437A"/>
    <w:rsid w:val="00A97B3D"/>
    <w:rsid w:val="00B5613C"/>
    <w:rsid w:val="00BB309A"/>
    <w:rsid w:val="00C216B4"/>
    <w:rsid w:val="00C427FE"/>
    <w:rsid w:val="00C73CB6"/>
    <w:rsid w:val="00CA2C56"/>
    <w:rsid w:val="00D13E1A"/>
    <w:rsid w:val="00D50853"/>
    <w:rsid w:val="00D52E40"/>
    <w:rsid w:val="00D5623F"/>
    <w:rsid w:val="00D6190A"/>
    <w:rsid w:val="00D94B11"/>
    <w:rsid w:val="00D96AEC"/>
    <w:rsid w:val="00DA6EF0"/>
    <w:rsid w:val="00DE0365"/>
    <w:rsid w:val="00E24700"/>
    <w:rsid w:val="00E272E3"/>
    <w:rsid w:val="00EB0075"/>
    <w:rsid w:val="00EB1900"/>
    <w:rsid w:val="00EC1A3E"/>
    <w:rsid w:val="00EE2BE8"/>
    <w:rsid w:val="00F23AAF"/>
    <w:rsid w:val="00F97B2B"/>
    <w:rsid w:val="00FB7718"/>
    <w:rsid w:val="00FE6C9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6BAF"/>
  </w:style>
  <w:style w:type="paragraph" w:styleId="Heading1">
    <w:name w:val="heading 1"/>
    <w:basedOn w:val="Normal"/>
    <w:next w:val="Normal"/>
    <w:link w:val="Heading1Char"/>
    <w:uiPriority w:val="9"/>
    <w:qFormat/>
    <w:rsid w:val="006E15AD"/>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FE6C90"/>
    <w:pPr>
      <w:keepNext/>
      <w:keepLines/>
      <w:spacing w:before="360" w:after="0"/>
      <w:outlineLvl w:val="1"/>
    </w:pPr>
    <w:rPr>
      <w:rFonts w:asciiTheme="majorHAnsi" w:eastAsiaTheme="majorEastAsia" w:hAnsiTheme="majorHAnsi" w:cstheme="majorBidi"/>
      <w:b/>
      <w:bCs/>
      <w:color w:val="F07F0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5AD"/>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rsid w:val="00FE6C90"/>
    <w:rPr>
      <w:rFonts w:asciiTheme="majorHAnsi" w:eastAsiaTheme="majorEastAsia" w:hAnsiTheme="majorHAnsi" w:cstheme="majorBidi"/>
      <w:b/>
      <w:bCs/>
      <w:color w:val="F07F09" w:themeColor="accent1"/>
      <w:sz w:val="26"/>
      <w:szCs w:val="26"/>
    </w:rPr>
  </w:style>
  <w:style w:type="paragraph" w:styleId="BalloonText">
    <w:name w:val="Balloon Text"/>
    <w:basedOn w:val="Normal"/>
    <w:link w:val="BalloonTextChar"/>
    <w:uiPriority w:val="99"/>
    <w:semiHidden/>
    <w:unhideWhenUsed/>
    <w:rsid w:val="00275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58"/>
    <w:rPr>
      <w:rFonts w:ascii="Tahoma" w:hAnsi="Tahoma" w:cs="Tahoma"/>
      <w:sz w:val="16"/>
      <w:szCs w:val="16"/>
    </w:rPr>
  </w:style>
  <w:style w:type="paragraph" w:styleId="Caption">
    <w:name w:val="caption"/>
    <w:basedOn w:val="Normal"/>
    <w:next w:val="Normal"/>
    <w:uiPriority w:val="35"/>
    <w:unhideWhenUsed/>
    <w:qFormat/>
    <w:rsid w:val="00094927"/>
    <w:pPr>
      <w:spacing w:line="240" w:lineRule="auto"/>
    </w:pPr>
    <w:rPr>
      <w:b/>
      <w:bCs/>
      <w:color w:val="F07F09" w:themeColor="accent1"/>
      <w:sz w:val="18"/>
      <w:szCs w:val="18"/>
    </w:rPr>
  </w:style>
  <w:style w:type="paragraph" w:styleId="TableofFigures">
    <w:name w:val="table of figures"/>
    <w:basedOn w:val="Normal"/>
    <w:next w:val="Normal"/>
    <w:uiPriority w:val="99"/>
    <w:unhideWhenUsed/>
    <w:rsid w:val="00684185"/>
    <w:pPr>
      <w:spacing w:after="0"/>
    </w:pPr>
  </w:style>
  <w:style w:type="character" w:styleId="Hyperlink">
    <w:name w:val="Hyperlink"/>
    <w:basedOn w:val="DefaultParagraphFont"/>
    <w:uiPriority w:val="99"/>
    <w:unhideWhenUsed/>
    <w:rsid w:val="00684185"/>
    <w:rPr>
      <w:color w:val="6B9F25" w:themeColor="hyperlink"/>
      <w:u w:val="single"/>
    </w:rPr>
  </w:style>
  <w:style w:type="paragraph" w:styleId="Header">
    <w:name w:val="header"/>
    <w:basedOn w:val="Normal"/>
    <w:link w:val="HeaderChar"/>
    <w:uiPriority w:val="99"/>
    <w:semiHidden/>
    <w:unhideWhenUsed/>
    <w:rsid w:val="00A505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5057A"/>
  </w:style>
  <w:style w:type="paragraph" w:styleId="Footer">
    <w:name w:val="footer"/>
    <w:basedOn w:val="Normal"/>
    <w:link w:val="FooterChar"/>
    <w:uiPriority w:val="99"/>
    <w:semiHidden/>
    <w:unhideWhenUsed/>
    <w:rsid w:val="00A505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5057A"/>
  </w:style>
  <w:style w:type="paragraph" w:styleId="ListParagraph">
    <w:name w:val="List Paragraph"/>
    <w:basedOn w:val="Normal"/>
    <w:uiPriority w:val="34"/>
    <w:qFormat/>
    <w:rsid w:val="00A5057A"/>
    <w:pPr>
      <w:ind w:left="720"/>
      <w:contextualSpacing/>
    </w:pPr>
  </w:style>
  <w:style w:type="character" w:styleId="CommentReference">
    <w:name w:val="annotation reference"/>
    <w:basedOn w:val="DefaultParagraphFont"/>
    <w:uiPriority w:val="99"/>
    <w:semiHidden/>
    <w:unhideWhenUsed/>
    <w:rsid w:val="00135711"/>
    <w:rPr>
      <w:sz w:val="16"/>
      <w:szCs w:val="16"/>
    </w:rPr>
  </w:style>
  <w:style w:type="paragraph" w:styleId="CommentText">
    <w:name w:val="annotation text"/>
    <w:basedOn w:val="Normal"/>
    <w:link w:val="CommentTextChar"/>
    <w:uiPriority w:val="99"/>
    <w:semiHidden/>
    <w:unhideWhenUsed/>
    <w:rsid w:val="00135711"/>
    <w:pPr>
      <w:spacing w:line="240" w:lineRule="auto"/>
    </w:pPr>
    <w:rPr>
      <w:sz w:val="20"/>
      <w:szCs w:val="20"/>
    </w:rPr>
  </w:style>
  <w:style w:type="character" w:customStyle="1" w:styleId="CommentTextChar">
    <w:name w:val="Comment Text Char"/>
    <w:basedOn w:val="DefaultParagraphFont"/>
    <w:link w:val="CommentText"/>
    <w:uiPriority w:val="99"/>
    <w:semiHidden/>
    <w:rsid w:val="00135711"/>
    <w:rPr>
      <w:sz w:val="20"/>
      <w:szCs w:val="20"/>
    </w:rPr>
  </w:style>
  <w:style w:type="paragraph" w:styleId="CommentSubject">
    <w:name w:val="annotation subject"/>
    <w:basedOn w:val="CommentText"/>
    <w:next w:val="CommentText"/>
    <w:link w:val="CommentSubjectChar"/>
    <w:uiPriority w:val="99"/>
    <w:semiHidden/>
    <w:unhideWhenUsed/>
    <w:rsid w:val="00135711"/>
    <w:rPr>
      <w:b/>
      <w:bCs/>
    </w:rPr>
  </w:style>
  <w:style w:type="character" w:customStyle="1" w:styleId="CommentSubjectChar">
    <w:name w:val="Comment Subject Char"/>
    <w:basedOn w:val="CommentTextChar"/>
    <w:link w:val="CommentSubject"/>
    <w:uiPriority w:val="99"/>
    <w:semiHidden/>
    <w:rsid w:val="00135711"/>
    <w:rPr>
      <w:b/>
      <w:bCs/>
    </w:rPr>
  </w:style>
  <w:style w:type="paragraph" w:styleId="Revision">
    <w:name w:val="Revision"/>
    <w:hidden/>
    <w:uiPriority w:val="99"/>
    <w:semiHidden/>
    <w:rsid w:val="00A20F5A"/>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tiff"/><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Aspect">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MLA.XSL" StyleName="MLA"/>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4CC48C9C-C5D9-4D7E-B0E6-5990B5E7A6CA}">
  <ds:schemaRefs>
    <ds:schemaRef ds:uri="http://schemas.openxmlformats.org/officeDocument/2006/bibliography"/>
  </ds:schemaRefs>
</ds:datastoreItem>
</file>

<file path=customXml/itemProps2.xml><?xml version="1.0" encoding="utf-8"?>
<ds:datastoreItem xmlns:ds="http://schemas.openxmlformats.org/officeDocument/2006/customXml" ds:itemID="{CF85989D-F5A4-41D0-9082-2DE00DC8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 Series</dc:creator>
  <cp:lastModifiedBy>SC Series</cp:lastModifiedBy>
  <cp:revision>12</cp:revision>
  <dcterms:created xsi:type="dcterms:W3CDTF">2007-04-27T21:48:00Z</dcterms:created>
  <dcterms:modified xsi:type="dcterms:W3CDTF">2007-05-01T21:07:00Z</dcterms:modified>
</cp:coreProperties>
</file>